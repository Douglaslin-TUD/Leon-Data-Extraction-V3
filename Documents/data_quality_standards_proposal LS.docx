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7BA1" w14:textId="77777777" w:rsidR="009E10CF" w:rsidRDefault="002E457D">
      <w:pPr>
        <w:pStyle w:val="Kop1"/>
      </w:pPr>
      <w:r>
        <w:t>Data Quality Standards Proposal (Validity &amp; Completeness)</w:t>
      </w:r>
    </w:p>
    <w:p w14:paraId="2F35C068" w14:textId="77777777" w:rsidR="009E10CF" w:rsidRDefault="009E10CF"/>
    <w:p w14:paraId="3C23255B" w14:textId="77777777" w:rsidR="009E10CF" w:rsidRDefault="002E457D">
      <w:pPr>
        <w:pStyle w:val="Kop2"/>
      </w:pPr>
      <w:r>
        <w:t>1. Background &amp; Objectives</w:t>
      </w:r>
    </w:p>
    <w:p w14:paraId="2B5CEA27" w14:textId="331E2FE2" w:rsidR="009E10CF" w:rsidRDefault="002E457D">
      <w:pPr>
        <w:pStyle w:val="Lijstopsomteken"/>
      </w:pPr>
      <w:r>
        <w:t>**Historical backlog:** Past extractions combined legacy spreadsheets into a unified schema. The short-term goal was _</w:t>
      </w:r>
      <w:proofErr w:type="gramStart"/>
      <w:r>
        <w:t>validity_—</w:t>
      </w:r>
      <w:proofErr w:type="gramEnd"/>
      <w:r>
        <w:t xml:space="preserve">normalising formats so records could be </w:t>
      </w:r>
      <w:proofErr w:type="spellStart"/>
      <w:r>
        <w:t>analysed</w:t>
      </w:r>
      <w:proofErr w:type="spellEnd"/>
      <w:r>
        <w:t xml:space="preserve"> despite missing fields</w:t>
      </w:r>
      <w:ins w:id="0" w:author="Schouten, Léon (RWS GPO)" w:date="2025-10-14T16:16:00Z" w16du:dateUtc="2025-10-14T14:16:00Z">
        <w:r w:rsidR="005F41E1">
          <w:t>, erroneous fields or other anomalies</w:t>
        </w:r>
      </w:ins>
      <w:r>
        <w:t>.</w:t>
      </w:r>
    </w:p>
    <w:p w14:paraId="268FA8B2" w14:textId="65DC6665" w:rsidR="009E10CF" w:rsidRDefault="002E457D">
      <w:pPr>
        <w:pStyle w:val="Lijstopsomteken"/>
      </w:pPr>
      <w:r>
        <w:t xml:space="preserve">**Future data pipeline:** Upcoming contractor deliveries must be ready for automation and analytics. This requires _completeness_—all required fields populated with </w:t>
      </w:r>
      <w:r>
        <w:t>values from controlled vocabularies.</w:t>
      </w:r>
    </w:p>
    <w:p w14:paraId="704775ED" w14:textId="77777777" w:rsidR="009E10CF" w:rsidRDefault="002E457D">
      <w:pPr>
        <w:pStyle w:val="Lijstopsomteken"/>
      </w:pPr>
      <w:r>
        <w:t>**Dual-standard approach:** Until source systems are modernised, both perspectives are needed:</w:t>
      </w:r>
    </w:p>
    <w:p w14:paraId="0083E6F5" w14:textId="77777777" w:rsidR="009E10CF" w:rsidRDefault="002E457D">
      <w:pPr>
        <w:pStyle w:val="Lijstopsomteken"/>
      </w:pPr>
      <w:r>
        <w:t>Assess historical data only on validity (already implemented by the current pipeline).</w:t>
      </w:r>
    </w:p>
    <w:p w14:paraId="5F40012B" w14:textId="77777777" w:rsidR="009E10CF" w:rsidRDefault="002E457D">
      <w:pPr>
        <w:pStyle w:val="Lijstopsomteken"/>
        <w:rPr>
          <w:ins w:id="1" w:author="Schouten, Léon (RWS GPO)" w:date="2025-10-14T16:17:00Z" w16du:dateUtc="2025-10-14T14:17:00Z"/>
        </w:rPr>
      </w:pPr>
      <w:r>
        <w:t>Define a stricter completeness gate for new submissions so the cleanup workload does not recur.</w:t>
      </w:r>
    </w:p>
    <w:p w14:paraId="2E6AEC63" w14:textId="15715DF2" w:rsidR="005F41E1" w:rsidRDefault="005F41E1">
      <w:pPr>
        <w:pStyle w:val="Lijstopsomteken"/>
      </w:pPr>
      <w:ins w:id="2" w:author="Schouten, Léon (RWS GPO)" w:date="2025-10-14T16:17:00Z" w16du:dateUtc="2025-10-14T14:17:00Z">
        <w:r>
          <w:t>Correct for obvious errors</w:t>
        </w:r>
      </w:ins>
      <w:ins w:id="3" w:author="Schouten, Léon (RWS GPO)" w:date="2025-10-14T16:57:00Z" w16du:dateUtc="2025-10-14T14:57:00Z">
        <w:r w:rsidR="002E457D">
          <w:t xml:space="preserve">; the corrections </w:t>
        </w:r>
      </w:ins>
      <w:ins w:id="4" w:author="Schouten, Léon (RWS GPO)" w:date="2025-10-14T16:17:00Z" w16du:dateUtc="2025-10-14T14:17:00Z">
        <w:r>
          <w:t>are e</w:t>
        </w:r>
      </w:ins>
      <w:ins w:id="5" w:author="Schouten, Léon (RWS GPO)" w:date="2025-10-14T16:18:00Z" w16du:dateUtc="2025-10-14T14:18:00Z">
        <w:r>
          <w:t>ither covered by business rules or by AI.</w:t>
        </w:r>
      </w:ins>
    </w:p>
    <w:p w14:paraId="3579C95B" w14:textId="77777777" w:rsidR="009E10CF" w:rsidRDefault="009E10CF"/>
    <w:p w14:paraId="1C2E7B3B" w14:textId="77777777" w:rsidR="009E10CF" w:rsidRDefault="002E457D">
      <w:pPr>
        <w:pStyle w:val="Kop2"/>
      </w:pPr>
      <w:r>
        <w:t>2. Validity Standard (Current Rules)</w:t>
      </w:r>
    </w:p>
    <w:p w14:paraId="3E3A51BD" w14:textId="77777777" w:rsidR="009E10CF" w:rsidRDefault="002E457D">
      <w:commentRangeStart w:id="6"/>
      <w:r>
        <w:t>The extraction pipeline already enforces the validity rules below. Records that pass appear in `Valid Records` / `Valid Records (Complete)`; failures land in `Invalid Records` with `_</w:t>
      </w:r>
      <w:proofErr w:type="spellStart"/>
      <w:r>
        <w:t>error_details</w:t>
      </w:r>
      <w:proofErr w:type="spellEnd"/>
      <w:r>
        <w:t>`.</w:t>
      </w:r>
      <w:commentRangeEnd w:id="6"/>
      <w:r w:rsidR="005F41E1">
        <w:rPr>
          <w:rStyle w:val="Verwijzingopmerking"/>
        </w:rPr>
        <w:commentReference w:id="6"/>
      </w:r>
    </w:p>
    <w:p w14:paraId="5E5E8830" w14:textId="77777777" w:rsidR="009E10CF" w:rsidRDefault="009E10CF"/>
    <w:p w14:paraId="6B9B930B" w14:textId="77777777" w:rsidR="009E10CF" w:rsidRDefault="002E457D">
      <w:pPr>
        <w:pStyle w:val="Kop3"/>
      </w:pPr>
      <w:r>
        <w:t>2.1 Mandatory presence (validity focus)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2"/>
        <w:gridCol w:w="2300"/>
        <w:gridCol w:w="3698"/>
      </w:tblGrid>
      <w:tr w:rsidR="009E10CF" w14:paraId="10F084E7" w14:textId="77777777">
        <w:tc>
          <w:tcPr>
            <w:tcW w:w="2880" w:type="dxa"/>
          </w:tcPr>
          <w:p w14:paraId="4A6505A1" w14:textId="77777777" w:rsidR="009E10CF" w:rsidRDefault="002E457D">
            <w:r>
              <w:t>Field</w:t>
            </w:r>
          </w:p>
        </w:tc>
        <w:tc>
          <w:tcPr>
            <w:tcW w:w="2880" w:type="dxa"/>
          </w:tcPr>
          <w:p w14:paraId="2095DC6A" w14:textId="77777777" w:rsidR="009E10CF" w:rsidRDefault="002E457D">
            <w:r>
              <w:t>Validation rule</w:t>
            </w:r>
          </w:p>
        </w:tc>
        <w:tc>
          <w:tcPr>
            <w:tcW w:w="2880" w:type="dxa"/>
          </w:tcPr>
          <w:p w14:paraId="303589B4" w14:textId="77777777" w:rsidR="009E10CF" w:rsidRDefault="002E457D">
            <w:r>
              <w:t>Notes</w:t>
            </w:r>
          </w:p>
        </w:tc>
      </w:tr>
      <w:tr w:rsidR="009E10CF" w14:paraId="40CA2689" w14:textId="77777777">
        <w:tc>
          <w:tcPr>
            <w:tcW w:w="2880" w:type="dxa"/>
          </w:tcPr>
          <w:p w14:paraId="76274278" w14:textId="77777777" w:rsidR="009E10CF" w:rsidRDefault="002E457D">
            <w:r>
              <w:t>-------</w:t>
            </w:r>
          </w:p>
        </w:tc>
        <w:tc>
          <w:tcPr>
            <w:tcW w:w="2880" w:type="dxa"/>
          </w:tcPr>
          <w:p w14:paraId="5B2DEA68" w14:textId="77777777" w:rsidR="009E10CF" w:rsidRDefault="002E457D">
            <w:r>
              <w:t>-----------------</w:t>
            </w:r>
          </w:p>
        </w:tc>
        <w:tc>
          <w:tcPr>
            <w:tcW w:w="2880" w:type="dxa"/>
          </w:tcPr>
          <w:p w14:paraId="0B867884" w14:textId="77777777" w:rsidR="009E10CF" w:rsidRDefault="002E457D">
            <w:r>
              <w:t>-------</w:t>
            </w:r>
          </w:p>
        </w:tc>
      </w:tr>
      <w:tr w:rsidR="009E10CF" w14:paraId="6215F498" w14:textId="77777777">
        <w:tc>
          <w:tcPr>
            <w:tcW w:w="2880" w:type="dxa"/>
          </w:tcPr>
          <w:p w14:paraId="263533A8" w14:textId="77777777" w:rsidR="009E10CF" w:rsidRDefault="002E457D">
            <w:r>
              <w:t>WEGCODE</w:t>
            </w:r>
          </w:p>
        </w:tc>
        <w:tc>
          <w:tcPr>
            <w:tcW w:w="2880" w:type="dxa"/>
          </w:tcPr>
          <w:p w14:paraId="620B7E5C" w14:textId="77777777" w:rsidR="009E10CF" w:rsidRDefault="002E457D">
            <w:r>
              <w:t>Must be convertible to `RWxxx` format (leading zeros).</w:t>
            </w:r>
          </w:p>
        </w:tc>
        <w:tc>
          <w:tcPr>
            <w:tcW w:w="2880" w:type="dxa"/>
          </w:tcPr>
          <w:p w14:paraId="6DFB7074" w14:textId="77777777" w:rsidR="009E10CF" w:rsidRDefault="002E457D">
            <w:r>
              <w:t>Accepts raw `WEG`/`WEGNUMMER`/`WEGCODE`.</w:t>
            </w:r>
          </w:p>
        </w:tc>
      </w:tr>
      <w:tr w:rsidR="009E10CF" w14:paraId="0BEB1333" w14:textId="77777777">
        <w:tc>
          <w:tcPr>
            <w:tcW w:w="2880" w:type="dxa"/>
          </w:tcPr>
          <w:p w14:paraId="7F555F21" w14:textId="77777777" w:rsidR="009E10CF" w:rsidRDefault="002E457D">
            <w:commentRangeStart w:id="7"/>
            <w:r>
              <w:t>BAAN, STROOK</w:t>
            </w:r>
            <w:commentRangeEnd w:id="7"/>
            <w:r w:rsidR="009C5F53">
              <w:rPr>
                <w:rStyle w:val="Verwijzingopmerking"/>
              </w:rPr>
              <w:commentReference w:id="7"/>
            </w:r>
          </w:p>
        </w:tc>
        <w:tc>
          <w:tcPr>
            <w:tcW w:w="2880" w:type="dxa"/>
          </w:tcPr>
          <w:p w14:paraId="092F751F" w14:textId="77777777" w:rsidR="009E10CF" w:rsidRDefault="002E457D">
            <w:r>
              <w:t>Non-empty after splitting; STROOK expanded on `en`, `/`, `,`.</w:t>
            </w:r>
          </w:p>
        </w:tc>
        <w:tc>
          <w:tcPr>
            <w:tcW w:w="2880" w:type="dxa"/>
          </w:tcPr>
          <w:p w14:paraId="7CACCAC0" w14:textId="77777777" w:rsidR="009E10CF" w:rsidRDefault="002E457D">
            <w:r>
              <w:t>BAAN encodes direction (HR/I/U/W/Q).</w:t>
            </w:r>
          </w:p>
        </w:tc>
      </w:tr>
      <w:tr w:rsidR="009E10CF" w14:paraId="2B72B019" w14:textId="77777777">
        <w:tc>
          <w:tcPr>
            <w:tcW w:w="2880" w:type="dxa"/>
          </w:tcPr>
          <w:p w14:paraId="544C5149" w14:textId="77777777" w:rsidR="009E10CF" w:rsidRDefault="002E457D">
            <w:r>
              <w:t>KM_Van, KM_Tot</w:t>
            </w:r>
          </w:p>
        </w:tc>
        <w:tc>
          <w:tcPr>
            <w:tcW w:w="2880" w:type="dxa"/>
          </w:tcPr>
          <w:p w14:paraId="0ED73B7C" w14:textId="77777777" w:rsidR="009E10CF" w:rsidRDefault="002E457D">
            <w:r>
              <w:t>Numeric (km).</w:t>
            </w:r>
          </w:p>
        </w:tc>
        <w:tc>
          <w:tcPr>
            <w:tcW w:w="2880" w:type="dxa"/>
          </w:tcPr>
          <w:p w14:paraId="7211AEFA" w14:textId="77777777" w:rsidR="009E10CF" w:rsidRDefault="002E457D">
            <w:r>
              <w:t>Allow historical blanks but flag for invalid ranges.</w:t>
            </w:r>
          </w:p>
        </w:tc>
      </w:tr>
      <w:tr w:rsidR="009E10CF" w14:paraId="001378CE" w14:textId="77777777">
        <w:tc>
          <w:tcPr>
            <w:tcW w:w="2880" w:type="dxa"/>
          </w:tcPr>
          <w:p w14:paraId="69DA6B8C" w14:textId="77777777" w:rsidR="009E10CF" w:rsidRDefault="002E457D">
            <w:r>
              <w:t>DEKLAGEN</w:t>
            </w:r>
          </w:p>
        </w:tc>
        <w:tc>
          <w:tcPr>
            <w:tcW w:w="2880" w:type="dxa"/>
          </w:tcPr>
          <w:p w14:paraId="7B5CCA19" w14:textId="77777777" w:rsidR="009E10CF" w:rsidRDefault="002E457D">
            <w:r>
              <w:t>Normalised to 9-</w:t>
            </w:r>
            <w:r>
              <w:lastRenderedPageBreak/>
              <w:t>category surface table.</w:t>
            </w:r>
          </w:p>
        </w:tc>
        <w:tc>
          <w:tcPr>
            <w:tcW w:w="2880" w:type="dxa"/>
          </w:tcPr>
          <w:p w14:paraId="31C22508" w14:textId="77777777" w:rsidR="009E10CF" w:rsidRDefault="002E457D">
            <w:r>
              <w:lastRenderedPageBreak/>
              <w:t xml:space="preserve">Lenient mode accepts recognised </w:t>
            </w:r>
            <w:r>
              <w:lastRenderedPageBreak/>
              <w:t>variants.</w:t>
            </w:r>
          </w:p>
        </w:tc>
      </w:tr>
      <w:tr w:rsidR="009E10CF" w14:paraId="53CA2AB0" w14:textId="77777777">
        <w:tc>
          <w:tcPr>
            <w:tcW w:w="2880" w:type="dxa"/>
          </w:tcPr>
          <w:p w14:paraId="060E2299" w14:textId="77777777" w:rsidR="009E10CF" w:rsidRDefault="002E457D">
            <w:r>
              <w:lastRenderedPageBreak/>
              <w:t>VERHARDINGS_TYPE</w:t>
            </w:r>
          </w:p>
        </w:tc>
        <w:tc>
          <w:tcPr>
            <w:tcW w:w="2880" w:type="dxa"/>
          </w:tcPr>
          <w:p w14:paraId="6751FE0E" w14:textId="77777777" w:rsidR="009E10CF" w:rsidRDefault="002E457D">
            <w:r>
              <w:t>Derived from DEKLAGEN (TL/OL mapping).</w:t>
            </w:r>
          </w:p>
        </w:tc>
        <w:tc>
          <w:tcPr>
            <w:tcW w:w="2880" w:type="dxa"/>
          </w:tcPr>
          <w:p w14:paraId="4F8C489A" w14:textId="77777777" w:rsidR="009E10CF" w:rsidRDefault="002E457D">
            <w:r>
              <w:t>Defaults logged as warnings.</w:t>
            </w:r>
          </w:p>
        </w:tc>
      </w:tr>
      <w:tr w:rsidR="009E10CF" w:rsidRPr="005F41E1" w14:paraId="05FEAEC0" w14:textId="77777777">
        <w:tc>
          <w:tcPr>
            <w:tcW w:w="2880" w:type="dxa"/>
          </w:tcPr>
          <w:p w14:paraId="0DD48D9D" w14:textId="77777777" w:rsidR="009E10CF" w:rsidRDefault="002E457D">
            <w:r>
              <w:t>AANLEGDATUM</w:t>
            </w:r>
          </w:p>
        </w:tc>
        <w:tc>
          <w:tcPr>
            <w:tcW w:w="2880" w:type="dxa"/>
          </w:tcPr>
          <w:p w14:paraId="2E497430" w14:textId="77777777" w:rsidR="009E10CF" w:rsidRDefault="002E457D">
            <w:r>
              <w:t>Parsed to ISO `YYYY-MM-DD`.</w:t>
            </w:r>
          </w:p>
        </w:tc>
        <w:tc>
          <w:tcPr>
            <w:tcW w:w="2880" w:type="dxa"/>
          </w:tcPr>
          <w:p w14:paraId="52FB1919" w14:textId="77777777" w:rsidR="009E10CF" w:rsidRPr="005F41E1" w:rsidRDefault="002E457D">
            <w:pPr>
              <w:rPr>
                <w:lang w:val="fr-FR"/>
                <w:rPrChange w:id="8" w:author="Schouten, Léon (RWS GPO)" w:date="2025-10-14T16:16:00Z" w16du:dateUtc="2025-10-14T14:16:00Z">
                  <w:rPr/>
                </w:rPrChange>
              </w:rPr>
            </w:pPr>
            <w:proofErr w:type="spellStart"/>
            <w:r w:rsidRPr="005F41E1">
              <w:rPr>
                <w:lang w:val="fr-FR"/>
                <w:rPrChange w:id="9" w:author="Schouten, Léon (RWS GPO)" w:date="2025-10-14T16:16:00Z" w16du:dateUtc="2025-10-14T14:16:00Z">
                  <w:rPr/>
                </w:rPrChange>
              </w:rPr>
              <w:t>Lenient</w:t>
            </w:r>
            <w:proofErr w:type="spellEnd"/>
            <w:r w:rsidRPr="005F41E1">
              <w:rPr>
                <w:lang w:val="fr-FR"/>
                <w:rPrChange w:id="10" w:author="Schouten, Léon (RWS GPO)" w:date="2025-10-14T16:16:00Z" w16du:dateUtc="2025-10-14T14:16:00Z">
                  <w:rPr/>
                </w:rPrChange>
              </w:rPr>
              <w:t xml:space="preserve"> mode fixes `YYYY-MM-DD </w:t>
            </w:r>
            <w:proofErr w:type="gramStart"/>
            <w:r w:rsidRPr="005F41E1">
              <w:rPr>
                <w:lang w:val="fr-FR"/>
                <w:rPrChange w:id="11" w:author="Schouten, Léon (RWS GPO)" w:date="2025-10-14T16:16:00Z" w16du:dateUtc="2025-10-14T14:16:00Z">
                  <w:rPr/>
                </w:rPrChange>
              </w:rPr>
              <w:t>HH:</w:t>
            </w:r>
            <w:proofErr w:type="gramEnd"/>
            <w:r w:rsidRPr="005F41E1">
              <w:rPr>
                <w:lang w:val="fr-FR"/>
                <w:rPrChange w:id="12" w:author="Schouten, Léon (RWS GPO)" w:date="2025-10-14T16:16:00Z" w16du:dateUtc="2025-10-14T14:16:00Z">
                  <w:rPr/>
                </w:rPrChange>
              </w:rPr>
              <w:t>MM`.</w:t>
            </w:r>
          </w:p>
        </w:tc>
      </w:tr>
    </w:tbl>
    <w:p w14:paraId="1682A6FD" w14:textId="77777777" w:rsidR="009E10CF" w:rsidRPr="005F41E1" w:rsidRDefault="009E10CF">
      <w:pPr>
        <w:rPr>
          <w:lang w:val="fr-FR"/>
          <w:rPrChange w:id="13" w:author="Schouten, Léon (RWS GPO)" w:date="2025-10-14T16:16:00Z" w16du:dateUtc="2025-10-14T14:16:00Z">
            <w:rPr/>
          </w:rPrChange>
        </w:rPr>
      </w:pPr>
    </w:p>
    <w:p w14:paraId="2D4CE3F8" w14:textId="77777777" w:rsidR="009E10CF" w:rsidRDefault="002E457D">
      <w:pPr>
        <w:pStyle w:val="Kop3"/>
      </w:pPr>
      <w:r>
        <w:t xml:space="preserve">2.2 Controlled </w:t>
      </w:r>
      <w:proofErr w:type="gramStart"/>
      <w:r>
        <w:t>vocabularies</w:t>
      </w:r>
      <w:proofErr w:type="gramEnd"/>
      <w:r>
        <w:t xml:space="preserve"> (lenient mode)</w:t>
      </w:r>
    </w:p>
    <w:p w14:paraId="79D27370" w14:textId="77777777" w:rsidR="009E10CF" w:rsidRDefault="002E457D">
      <w:pPr>
        <w:pStyle w:val="Lijstopsomteken"/>
      </w:pPr>
      <w:r>
        <w:t xml:space="preserve">**Surface </w:t>
      </w:r>
      <w:proofErr w:type="gramStart"/>
      <w:r>
        <w:t>mixes:*</w:t>
      </w:r>
      <w:proofErr w:type="gramEnd"/>
      <w:r>
        <w:t>* ZOAB, DZOAB, SMA, DAB, SAMI, etc. (</w:t>
      </w:r>
      <w:commentRangeStart w:id="14"/>
      <w:r>
        <w:t>case-insensitive</w:t>
      </w:r>
      <w:commentRangeEnd w:id="14"/>
      <w:r w:rsidR="0046706B">
        <w:rPr>
          <w:rStyle w:val="Verwijzingopmerking"/>
        </w:rPr>
        <w:commentReference w:id="14"/>
      </w:r>
      <w:r>
        <w:t>).</w:t>
      </w:r>
    </w:p>
    <w:p w14:paraId="19A3816E" w14:textId="77777777" w:rsidR="009E10CF" w:rsidRDefault="002E457D">
      <w:pPr>
        <w:pStyle w:val="Lijstopsomteken"/>
      </w:pPr>
      <w:commentRangeStart w:id="15"/>
      <w:r>
        <w:t xml:space="preserve">**Two-layer </w:t>
      </w:r>
      <w:proofErr w:type="gramStart"/>
      <w:r>
        <w:t>ZOAB:*</w:t>
      </w:r>
      <w:proofErr w:type="gramEnd"/>
      <w:r>
        <w:t>* `2L-ZOAB {spec} TL/OL` with fallback to `2L-ZOAB 5 TL` when spec missing</w:t>
      </w:r>
      <w:commentRangeEnd w:id="15"/>
      <w:r w:rsidR="0046706B">
        <w:rPr>
          <w:rStyle w:val="Verwijzingopmerking"/>
        </w:rPr>
        <w:commentReference w:id="15"/>
      </w:r>
      <w:r>
        <w:t>.</w:t>
      </w:r>
    </w:p>
    <w:p w14:paraId="30A9289C" w14:textId="77777777" w:rsidR="009E10CF" w:rsidRDefault="002E457D">
      <w:pPr>
        <w:pStyle w:val="Lijstopsomteken"/>
      </w:pPr>
      <w:r>
        <w:t>**FUNDERING:** maps STAB/OAB/AC bin TL → ACBIND; AC base → ACBASE; thickness separated.</w:t>
      </w:r>
    </w:p>
    <w:p w14:paraId="6487C5BB" w14:textId="77777777" w:rsidR="009E10CF" w:rsidRDefault="002E457D">
      <w:pPr>
        <w:pStyle w:val="Lijstopsomteken"/>
      </w:pPr>
      <w:commentRangeStart w:id="16"/>
      <w:r>
        <w:t>**</w:t>
      </w:r>
      <w:proofErr w:type="gramStart"/>
      <w:r>
        <w:t>DISTRICT:*</w:t>
      </w:r>
      <w:proofErr w:type="gramEnd"/>
      <w:r>
        <w:t>* 7 canonical regions (MNZ, ONZ, NOZ, WZ, WW, HN, ZN).</w:t>
      </w:r>
      <w:commentRangeEnd w:id="16"/>
      <w:r w:rsidR="009C5F53">
        <w:rPr>
          <w:rStyle w:val="Verwijzingopmerking"/>
        </w:rPr>
        <w:commentReference w:id="16"/>
      </w:r>
    </w:p>
    <w:p w14:paraId="47B987B3" w14:textId="77777777" w:rsidR="009E10CF" w:rsidRDefault="002E457D">
      <w:pPr>
        <w:pStyle w:val="Lijstopsomteken"/>
      </w:pPr>
      <w:r>
        <w:t>**Contractor names:** free text but logged for harmonisation.</w:t>
      </w:r>
    </w:p>
    <w:p w14:paraId="3397C607" w14:textId="77777777" w:rsidR="009E10CF" w:rsidRDefault="009E10CF"/>
    <w:p w14:paraId="6094D8E0" w14:textId="77777777" w:rsidR="009E10CF" w:rsidRDefault="002E457D">
      <w:pPr>
        <w:pStyle w:val="Kop3"/>
      </w:pPr>
      <w:r>
        <w:t>2.3 Cross-field checks</w:t>
      </w:r>
    </w:p>
    <w:p w14:paraId="4950FD83" w14:textId="77777777" w:rsidR="009E10CF" w:rsidRDefault="002E457D">
      <w:pPr>
        <w:pStyle w:val="Lijstnummering"/>
      </w:pPr>
      <w:r>
        <w:t>**Direction-based kilometre rule:** `KM_Van &lt; KM_Tot` for R lanes; `KM_Van &gt; KM_Tot` for L lanes; STROOK `ALL` bypass with info log.</w:t>
      </w:r>
    </w:p>
    <w:p w14:paraId="431A7942" w14:textId="77777777" w:rsidR="009E10CF" w:rsidRDefault="002E457D">
      <w:pPr>
        <w:pStyle w:val="Lijstnummering"/>
      </w:pPr>
      <w:r>
        <w:t>**BAAN vs STROOK direction:** mismatches auto-corrected and logged as warnings.</w:t>
      </w:r>
    </w:p>
    <w:p w14:paraId="69AABDAE" w14:textId="77777777" w:rsidR="009E10CF" w:rsidRDefault="002E457D">
      <w:pPr>
        <w:pStyle w:val="Lijstnummering"/>
      </w:pPr>
      <w:r>
        <w:t>**2L-ZOAB spec validation:** TL specs must be 5/6/7/8/11; OL specs 16/22.</w:t>
      </w:r>
    </w:p>
    <w:p w14:paraId="563B9AD8" w14:textId="77777777" w:rsidR="009E10CF" w:rsidRDefault="002E457D">
      <w:pPr>
        <w:pStyle w:val="Lijstnummering"/>
      </w:pPr>
      <w:r>
        <w:t>**FUNDERING consistency:** thickness without mix type or invalid spec triggers warnings/errors.</w:t>
      </w:r>
    </w:p>
    <w:p w14:paraId="47B03A1E" w14:textId="77777777" w:rsidR="009E10CF" w:rsidRDefault="002E457D">
      <w:pPr>
        <w:pStyle w:val="Lijstnummering"/>
      </w:pPr>
      <w:r>
        <w:t>**</w:t>
      </w:r>
      <w:proofErr w:type="gramStart"/>
      <w:r>
        <w:t>Encoding:*</w:t>
      </w:r>
      <w:proofErr w:type="gramEnd"/>
      <w:r>
        <w:t xml:space="preserve">* All CSV/XLSX outputs in UTF-8, no </w:t>
      </w:r>
      <w:commentRangeStart w:id="17"/>
      <w:r>
        <w:t>BOM</w:t>
      </w:r>
      <w:commentRangeEnd w:id="17"/>
      <w:r w:rsidR="0046706B">
        <w:rPr>
          <w:rStyle w:val="Verwijzingopmerking"/>
        </w:rPr>
        <w:commentReference w:id="17"/>
      </w:r>
      <w:r>
        <w:t>, standard header order.</w:t>
      </w:r>
    </w:p>
    <w:p w14:paraId="4EB26F15" w14:textId="77777777" w:rsidR="009E10CF" w:rsidRDefault="009E10CF"/>
    <w:p w14:paraId="2E5C5ED5" w14:textId="77777777" w:rsidR="009E10CF" w:rsidRDefault="002E457D">
      <w:pPr>
        <w:pStyle w:val="Kop3"/>
      </w:pPr>
      <w:r>
        <w:t>2.4 Deliverables for validity</w:t>
      </w:r>
    </w:p>
    <w:p w14:paraId="28AEE1EE" w14:textId="77777777" w:rsidR="009E10CF" w:rsidRDefault="002E457D">
      <w:pPr>
        <w:pStyle w:val="Lijstopsomteken"/>
      </w:pPr>
      <w:r>
        <w:t>`processed_data.xlsx` (valid + invalid sheets) + error report.</w:t>
      </w:r>
    </w:p>
    <w:p w14:paraId="581E250D" w14:textId="77777777" w:rsidR="009E10CF" w:rsidRDefault="002E457D">
      <w:pPr>
        <w:pStyle w:val="Lijstopsomteken"/>
      </w:pPr>
      <w:r>
        <w:t>Log bundle (`summary.log`, `warnings.log`, `invalid_filenames.log`, etc.).</w:t>
      </w:r>
    </w:p>
    <w:p w14:paraId="17804967" w14:textId="77777777" w:rsidR="009E10CF" w:rsidRDefault="002E457D">
      <w:pPr>
        <w:pStyle w:val="Lijstopsomteken"/>
      </w:pPr>
      <w:r>
        <w:t>Current tooling meets the validity objective: historical data analysts can rely on the `Valid Records` sheet without manual normalisation.</w:t>
      </w:r>
    </w:p>
    <w:p w14:paraId="2F8CBA8D" w14:textId="77777777" w:rsidR="009E10CF" w:rsidRDefault="009E10CF"/>
    <w:p w14:paraId="44DD8DA9" w14:textId="77777777" w:rsidR="009E10CF" w:rsidRDefault="002E457D">
      <w:pPr>
        <w:pStyle w:val="Kop2"/>
      </w:pPr>
      <w:r>
        <w:t>3. Completeness Standard (Future Contractor Submissions)</w:t>
      </w:r>
    </w:p>
    <w:p w14:paraId="02906F74" w14:textId="77777777" w:rsidR="009E10CF" w:rsidRDefault="002E457D">
      <w:r>
        <w:t xml:space="preserve">Completeness extends validity with stricter expectations. Any deviation results in rejection and </w:t>
      </w:r>
      <w:commentRangeStart w:id="18"/>
      <w:r>
        <w:t>resubmission</w:t>
      </w:r>
      <w:commentRangeEnd w:id="18"/>
      <w:r w:rsidR="0046706B">
        <w:rPr>
          <w:rStyle w:val="Verwijzingopmerking"/>
        </w:rPr>
        <w:commentReference w:id="18"/>
      </w:r>
      <w:r>
        <w:t>.</w:t>
      </w:r>
    </w:p>
    <w:p w14:paraId="7A106D8F" w14:textId="77777777" w:rsidR="009E10CF" w:rsidRDefault="009E10CF"/>
    <w:p w14:paraId="6347FE89" w14:textId="77777777" w:rsidR="009E10CF" w:rsidRDefault="002E457D">
      <w:pPr>
        <w:pStyle w:val="Kop3"/>
      </w:pPr>
      <w:r>
        <w:lastRenderedPageBreak/>
        <w:t>3.1 Required fields &amp; expectations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8"/>
        <w:gridCol w:w="2884"/>
        <w:gridCol w:w="2878"/>
      </w:tblGrid>
      <w:tr w:rsidR="009E10CF" w14:paraId="46F2958E" w14:textId="77777777">
        <w:tc>
          <w:tcPr>
            <w:tcW w:w="2880" w:type="dxa"/>
          </w:tcPr>
          <w:p w14:paraId="5BFCBACA" w14:textId="77777777" w:rsidR="009E10CF" w:rsidRDefault="002E457D">
            <w:r>
              <w:t>Category</w:t>
            </w:r>
          </w:p>
        </w:tc>
        <w:tc>
          <w:tcPr>
            <w:tcW w:w="2880" w:type="dxa"/>
          </w:tcPr>
          <w:p w14:paraId="0996BC3D" w14:textId="77777777" w:rsidR="009E10CF" w:rsidRDefault="002E457D">
            <w:r>
              <w:t>Fields</w:t>
            </w:r>
          </w:p>
        </w:tc>
        <w:tc>
          <w:tcPr>
            <w:tcW w:w="2880" w:type="dxa"/>
          </w:tcPr>
          <w:p w14:paraId="76C0365D" w14:textId="77777777" w:rsidR="009E10CF" w:rsidRDefault="002E457D">
            <w:r>
              <w:t>Requirement</w:t>
            </w:r>
          </w:p>
        </w:tc>
      </w:tr>
      <w:tr w:rsidR="009E10CF" w14:paraId="370FFD98" w14:textId="77777777">
        <w:tc>
          <w:tcPr>
            <w:tcW w:w="2880" w:type="dxa"/>
          </w:tcPr>
          <w:p w14:paraId="63604785" w14:textId="77777777" w:rsidR="009E10CF" w:rsidRDefault="002E457D">
            <w:r>
              <w:t>----------</w:t>
            </w:r>
          </w:p>
        </w:tc>
        <w:tc>
          <w:tcPr>
            <w:tcW w:w="2880" w:type="dxa"/>
          </w:tcPr>
          <w:p w14:paraId="7FA49879" w14:textId="77777777" w:rsidR="009E10CF" w:rsidRDefault="002E457D">
            <w:r>
              <w:t>--------</w:t>
            </w:r>
          </w:p>
        </w:tc>
        <w:tc>
          <w:tcPr>
            <w:tcW w:w="2880" w:type="dxa"/>
          </w:tcPr>
          <w:p w14:paraId="687A4E05" w14:textId="77777777" w:rsidR="009E10CF" w:rsidRDefault="002E457D">
            <w:r>
              <w:t>-------------</w:t>
            </w:r>
          </w:p>
        </w:tc>
      </w:tr>
      <w:tr w:rsidR="009E10CF" w14:paraId="57A2E95B" w14:textId="77777777">
        <w:tc>
          <w:tcPr>
            <w:tcW w:w="2880" w:type="dxa"/>
          </w:tcPr>
          <w:p w14:paraId="7B8079A5" w14:textId="77777777" w:rsidR="009E10CF" w:rsidRDefault="002E457D">
            <w:r>
              <w:t>Identification &amp; location</w:t>
            </w:r>
          </w:p>
        </w:tc>
        <w:tc>
          <w:tcPr>
            <w:tcW w:w="2880" w:type="dxa"/>
          </w:tcPr>
          <w:p w14:paraId="0AC7AF72" w14:textId="77777777" w:rsidR="009E10CF" w:rsidRPr="00F56D2D" w:rsidRDefault="002E457D">
            <w:pPr>
              <w:rPr>
                <w:lang w:val="nl-NL"/>
              </w:rPr>
            </w:pPr>
            <w:r w:rsidRPr="00F56D2D">
              <w:rPr>
                <w:lang w:val="nl-NL"/>
              </w:rPr>
              <w:t>`WEGCODE`, `ZAAKNUMMER`, `DISTRICT`, `BAAN`, `STROOK`, `KM_Van`, `KM_Tot`</w:t>
            </w:r>
          </w:p>
        </w:tc>
        <w:tc>
          <w:tcPr>
            <w:tcW w:w="2880" w:type="dxa"/>
          </w:tcPr>
          <w:p w14:paraId="29A26FAC" w14:textId="77777777" w:rsidR="009E10CF" w:rsidRDefault="002E457D">
            <w:r>
              <w:t xml:space="preserve">No </w:t>
            </w:r>
            <w:proofErr w:type="gramStart"/>
            <w:r>
              <w:t>blanks;</w:t>
            </w:r>
            <w:proofErr w:type="gramEnd"/>
            <w:r>
              <w:t xml:space="preserve"> directions and kilometre order must pass without auto-correction.</w:t>
            </w:r>
          </w:p>
        </w:tc>
      </w:tr>
      <w:tr w:rsidR="009E10CF" w14:paraId="26937663" w14:textId="77777777">
        <w:tc>
          <w:tcPr>
            <w:tcW w:w="2880" w:type="dxa"/>
          </w:tcPr>
          <w:p w14:paraId="1FDF3A07" w14:textId="77777777" w:rsidR="009E10CF" w:rsidRDefault="002E457D">
            <w:r>
              <w:t>Surface &amp; structure</w:t>
            </w:r>
          </w:p>
        </w:tc>
        <w:tc>
          <w:tcPr>
            <w:tcW w:w="2880" w:type="dxa"/>
          </w:tcPr>
          <w:p w14:paraId="51C1DC95" w14:textId="77777777" w:rsidR="009E10CF" w:rsidRDefault="002E457D">
            <w:r>
              <w:t>`DEKLAGEN`, `VERHARDINGS_TYPE`, `FUNDERING`, `FUNDERING_DIKTE`, `LAGEN`</w:t>
            </w:r>
          </w:p>
        </w:tc>
        <w:tc>
          <w:tcPr>
            <w:tcW w:w="2880" w:type="dxa"/>
          </w:tcPr>
          <w:p w14:paraId="15382942" w14:textId="77777777" w:rsidR="009E10CF" w:rsidRDefault="002E457D">
            <w:r>
              <w:t>All values must map to catalogues; fallback defaults (e.g. 2L-ZOAB 5 TL) are not accepted.</w:t>
            </w:r>
          </w:p>
        </w:tc>
      </w:tr>
      <w:tr w:rsidR="009E10CF" w14:paraId="056B8785" w14:textId="77777777">
        <w:tc>
          <w:tcPr>
            <w:tcW w:w="2880" w:type="dxa"/>
          </w:tcPr>
          <w:p w14:paraId="02316A4B" w14:textId="77777777" w:rsidR="009E10CF" w:rsidRDefault="002E457D">
            <w:commentRangeStart w:id="19"/>
            <w:r>
              <w:t>Materials &amp; logistics</w:t>
            </w:r>
            <w:commentRangeEnd w:id="19"/>
            <w:r w:rsidR="0046706B">
              <w:rPr>
                <w:rStyle w:val="Verwijzingopmerking"/>
              </w:rPr>
              <w:commentReference w:id="19"/>
            </w:r>
          </w:p>
        </w:tc>
        <w:tc>
          <w:tcPr>
            <w:tcW w:w="2880" w:type="dxa"/>
          </w:tcPr>
          <w:p w14:paraId="3CC766CF" w14:textId="77777777" w:rsidR="009E10CF" w:rsidRDefault="002E457D">
            <w:r>
              <w:t>`AANLEGDATUM`, `MENGSELCODE`, `TONNEN`, `ASFALTCENTRALE`, `GRANULAIR_MENGSEL`, `TEMPERATUUR`</w:t>
            </w:r>
          </w:p>
        </w:tc>
        <w:tc>
          <w:tcPr>
            <w:tcW w:w="2880" w:type="dxa"/>
          </w:tcPr>
          <w:p w14:paraId="48BFE972" w14:textId="77777777" w:rsidR="009E10CF" w:rsidRDefault="002E457D">
            <w:r>
              <w:t>No placeholders (`nvt`); asphalt plants must match approved list; tonnage numeric.</w:t>
            </w:r>
          </w:p>
        </w:tc>
      </w:tr>
      <w:tr w:rsidR="009E10CF" w14:paraId="2F9F7A09" w14:textId="77777777">
        <w:tc>
          <w:tcPr>
            <w:tcW w:w="2880" w:type="dxa"/>
          </w:tcPr>
          <w:p w14:paraId="093AA946" w14:textId="77777777" w:rsidR="009E10CF" w:rsidRDefault="002E457D">
            <w:r>
              <w:t>Contractor &amp; metadata</w:t>
            </w:r>
          </w:p>
        </w:tc>
        <w:tc>
          <w:tcPr>
            <w:tcW w:w="2880" w:type="dxa"/>
          </w:tcPr>
          <w:p w14:paraId="2A7C9F7F" w14:textId="77777777" w:rsidR="009E10CF" w:rsidRDefault="002E457D">
            <w:r>
              <w:t>`NAAM_OPDRACHTNEMER`, `OPMERKINGEN` (if required), supporting documents (logs)</w:t>
            </w:r>
          </w:p>
        </w:tc>
        <w:tc>
          <w:tcPr>
            <w:tcW w:w="2880" w:type="dxa"/>
          </w:tcPr>
          <w:p w14:paraId="09FFA667" w14:textId="77777777" w:rsidR="009E10CF" w:rsidRDefault="002E457D">
            <w:r>
              <w:t>Contractor name must match vendor register; comments must be meaningful (no blank if required).</w:t>
            </w:r>
          </w:p>
        </w:tc>
      </w:tr>
    </w:tbl>
    <w:p w14:paraId="14198317" w14:textId="77777777" w:rsidR="009E10CF" w:rsidRDefault="009E10CF"/>
    <w:p w14:paraId="31C6B856" w14:textId="77777777" w:rsidR="009E10CF" w:rsidRDefault="002E457D">
      <w:pPr>
        <w:pStyle w:val="Kop3"/>
      </w:pPr>
      <w:r>
        <w:t>3.2 Strict validation rules</w:t>
      </w:r>
    </w:p>
    <w:p w14:paraId="2F9A90D0" w14:textId="77777777" w:rsidR="009E10CF" w:rsidRDefault="002E457D">
      <w:pPr>
        <w:pStyle w:val="Lijstopsomteken"/>
      </w:pPr>
      <w:commentRangeStart w:id="20"/>
      <w:r>
        <w:t xml:space="preserve">**No lenient </w:t>
      </w:r>
      <w:proofErr w:type="gramStart"/>
      <w:r>
        <w:t>mapping:*</w:t>
      </w:r>
      <w:proofErr w:type="gramEnd"/>
      <w:r>
        <w:t>* Unknown `DEKLAGEN`/`VERHARDINGS_TYPE` values fail immediately.</w:t>
      </w:r>
      <w:commentRangeEnd w:id="20"/>
      <w:r w:rsidR="00025260">
        <w:rPr>
          <w:rStyle w:val="Verwijzingopmerking"/>
        </w:rPr>
        <w:commentReference w:id="20"/>
      </w:r>
    </w:p>
    <w:p w14:paraId="57B23FAC" w14:textId="77777777" w:rsidR="009E10CF" w:rsidRDefault="002E457D">
      <w:pPr>
        <w:pStyle w:val="Lijstopsomteken"/>
      </w:pPr>
      <w:r>
        <w:t>**STROOK splitting at source:** contractors must deliver lanes per row (prevents automated splitting errors).</w:t>
      </w:r>
    </w:p>
    <w:p w14:paraId="6C418798" w14:textId="77777777" w:rsidR="009E10CF" w:rsidRDefault="002E457D">
      <w:pPr>
        <w:pStyle w:val="Lijstopsomteken"/>
      </w:pPr>
      <w:r>
        <w:t>**KM values:** direction rule must be satisfied in submission (no automatic correction).</w:t>
      </w:r>
    </w:p>
    <w:p w14:paraId="28FBB174" w14:textId="77777777" w:rsidR="009E10CF" w:rsidRDefault="002E457D">
      <w:pPr>
        <w:pStyle w:val="Lijstopsomteken"/>
      </w:pPr>
      <w:r>
        <w:t>**Complete FUNDERING data:** both type &amp; thickness mandatory; spec must be one of {11, 16, 22}.</w:t>
      </w:r>
    </w:p>
    <w:p w14:paraId="5AD383E2" w14:textId="77777777" w:rsidR="009E10CF" w:rsidRDefault="002E457D">
      <w:pPr>
        <w:pStyle w:val="Lijstopsomteken"/>
      </w:pPr>
      <w:r>
        <w:t>**Date &amp; numeric precision:** `AANLEGDATUM` in ISO format, tonnage with max one decimal, thickness integer mm.</w:t>
      </w:r>
    </w:p>
    <w:p w14:paraId="7F775FA5" w14:textId="77777777" w:rsidR="009E10CF" w:rsidRDefault="002E457D">
      <w:pPr>
        <w:pStyle w:val="Lijstopsomteken"/>
      </w:pPr>
      <w:r>
        <w:t>**District &amp; contractor lists:** any new alias must be pre-approved before submission.</w:t>
      </w:r>
    </w:p>
    <w:p w14:paraId="219D4863" w14:textId="77777777" w:rsidR="009E10CF" w:rsidRDefault="009E10CF"/>
    <w:p w14:paraId="29EEB2CA" w14:textId="77777777" w:rsidR="009E10CF" w:rsidRDefault="002E457D">
      <w:pPr>
        <w:pStyle w:val="Kop3"/>
      </w:pPr>
      <w:r>
        <w:lastRenderedPageBreak/>
        <w:t>3.3 Completeness scorecard (future workflow)</w:t>
      </w:r>
    </w:p>
    <w:p w14:paraId="454DCB65" w14:textId="77777777" w:rsidR="009E10CF" w:rsidRDefault="002E457D">
      <w:pPr>
        <w:pStyle w:val="Lijstnummering"/>
      </w:pPr>
      <w:r>
        <w:t>**Ingestion gate:** reject files missing mandatory columns or containing blank required fields.</w:t>
      </w:r>
    </w:p>
    <w:p w14:paraId="5480BDA1" w14:textId="77777777" w:rsidR="009E10CF" w:rsidRDefault="002E457D">
      <w:pPr>
        <w:pStyle w:val="Lijstnummering"/>
      </w:pPr>
      <w:commentRangeStart w:id="21"/>
      <w:r>
        <w:t xml:space="preserve">**Standardisation </w:t>
      </w:r>
      <w:proofErr w:type="gramStart"/>
      <w:r>
        <w:t>gate:*</w:t>
      </w:r>
      <w:proofErr w:type="gramEnd"/>
      <w:r>
        <w:t>* apply catalogue checks; any unmapped value → fail.</w:t>
      </w:r>
      <w:commentRangeEnd w:id="21"/>
      <w:r w:rsidR="00025260">
        <w:rPr>
          <w:rStyle w:val="Verwijzingopmerking"/>
        </w:rPr>
        <w:commentReference w:id="21"/>
      </w:r>
    </w:p>
    <w:p w14:paraId="69F79E74" w14:textId="77777777" w:rsidR="009E10CF" w:rsidRDefault="002E457D">
      <w:pPr>
        <w:pStyle w:val="Lijstnummering"/>
      </w:pPr>
      <w:r>
        <w:t>**Cross-field gate:** direction, kilometre, TL/OL, FUNDERING rules executed in error mode.</w:t>
      </w:r>
    </w:p>
    <w:p w14:paraId="5B86C798" w14:textId="77777777" w:rsidR="009E10CF" w:rsidRDefault="002E457D">
      <w:pPr>
        <w:pStyle w:val="Lijstnummering"/>
      </w:pPr>
      <w:r>
        <w:t>**Report back to contractor:** provide failure summary; they must correct and resubmit.</w:t>
      </w:r>
    </w:p>
    <w:p w14:paraId="5CA3EAEF" w14:textId="77777777" w:rsidR="009E10CF" w:rsidRDefault="009E10CF"/>
    <w:p w14:paraId="1778AF10" w14:textId="77777777" w:rsidR="009E10CF" w:rsidRDefault="002E457D">
      <w:pPr>
        <w:pStyle w:val="Kop3"/>
      </w:pPr>
      <w:r>
        <w:t xml:space="preserve">3.4 </w:t>
      </w:r>
      <w:commentRangeStart w:id="22"/>
      <w:r>
        <w:t>Outstanding work</w:t>
      </w:r>
      <w:commentRangeEnd w:id="22"/>
      <w:r w:rsidR="00025260">
        <w:rPr>
          <w:rStyle w:val="Verwijzingopmerking"/>
          <w:rFonts w:asciiTheme="minorHAnsi" w:eastAsiaTheme="minorEastAsia" w:hAnsiTheme="minorHAnsi" w:cstheme="minorBidi"/>
          <w:b w:val="0"/>
          <w:bCs w:val="0"/>
          <w:color w:val="auto"/>
        </w:rPr>
        <w:commentReference w:id="22"/>
      </w:r>
    </w:p>
    <w:p w14:paraId="0BE0C34B" w14:textId="77777777" w:rsidR="009E10CF" w:rsidRDefault="002E457D">
      <w:pPr>
        <w:pStyle w:val="Lijstopsomteken"/>
      </w:pPr>
      <w:r>
        <w:t>**Catalogue hardening:** enlarge standard type lists (e.g. legacy `DAB`, `Interpave`) or confirm deprecation with stakeholders.</w:t>
      </w:r>
    </w:p>
    <w:p w14:paraId="48B0DCDA" w14:textId="77777777" w:rsidR="009E10CF" w:rsidRDefault="002E457D">
      <w:pPr>
        <w:pStyle w:val="Lijstopsomteken"/>
      </w:pPr>
      <w:r>
        <w:t>**Vendor/district rosters:** finalise authoritative list for completeness gate.</w:t>
      </w:r>
    </w:p>
    <w:p w14:paraId="44157169" w14:textId="77777777" w:rsidR="009E10CF" w:rsidRDefault="002E457D">
      <w:pPr>
        <w:pStyle w:val="Lijstopsomteken"/>
      </w:pPr>
      <w:r>
        <w:t xml:space="preserve">**Submission </w:t>
      </w:r>
      <w:proofErr w:type="gramStart"/>
      <w:r>
        <w:t>portal:*</w:t>
      </w:r>
      <w:proofErr w:type="gramEnd"/>
      <w:r>
        <w:t xml:space="preserve">* </w:t>
      </w:r>
      <w:commentRangeStart w:id="23"/>
      <w:r>
        <w:t>automate scorecard feedback and enforce resubmission loops</w:t>
      </w:r>
      <w:commentRangeEnd w:id="23"/>
      <w:r>
        <w:rPr>
          <w:rStyle w:val="Verwijzingopmerking"/>
        </w:rPr>
        <w:commentReference w:id="23"/>
      </w:r>
      <w:r>
        <w:t>.</w:t>
      </w:r>
    </w:p>
    <w:p w14:paraId="05AC974C" w14:textId="77777777" w:rsidR="009E10CF" w:rsidRDefault="002E457D">
      <w:pPr>
        <w:pStyle w:val="Lijstopsomteken"/>
      </w:pPr>
      <w:r>
        <w:t>**Documentation package:** publish contractor manual with examples (e.g. TL/OL naming), CSV template, allowed value tables.</w:t>
      </w:r>
    </w:p>
    <w:p w14:paraId="49350365" w14:textId="77777777" w:rsidR="009E10CF" w:rsidRDefault="009E10CF"/>
    <w:p w14:paraId="11D009CB" w14:textId="77777777" w:rsidR="009E10CF" w:rsidRDefault="002E457D">
      <w:pPr>
        <w:pStyle w:val="Kop2"/>
      </w:pPr>
      <w:r>
        <w:t>4. Transitional Plan</w:t>
      </w:r>
    </w:p>
    <w:p w14:paraId="75146AE3" w14:textId="77777777" w:rsidR="009E10CF" w:rsidRDefault="002E457D" w:rsidP="00F56D2D">
      <w:pPr>
        <w:pStyle w:val="Lijstnummering"/>
        <w:numPr>
          <w:ilvl w:val="0"/>
          <w:numId w:val="10"/>
        </w:numPr>
      </w:pPr>
      <w:r>
        <w:t xml:space="preserve">**Historical </w:t>
      </w:r>
      <w:proofErr w:type="gramStart"/>
      <w:r>
        <w:t>backlog:*</w:t>
      </w:r>
      <w:proofErr w:type="gramEnd"/>
      <w:r>
        <w:t>* continue to rely on validity checks; prioritise mapping outstanding values (see `unmapped_verhardings_type_20251012.csv`).</w:t>
      </w:r>
    </w:p>
    <w:p w14:paraId="2B5584DF" w14:textId="77777777" w:rsidR="009E10CF" w:rsidRDefault="002E457D" w:rsidP="00F56D2D">
      <w:pPr>
        <w:pStyle w:val="Lijstnummering"/>
        <w:numPr>
          <w:ilvl w:val="0"/>
          <w:numId w:val="10"/>
        </w:numPr>
      </w:pPr>
      <w:r>
        <w:t xml:space="preserve">**Pilot completeness </w:t>
      </w:r>
      <w:proofErr w:type="gramStart"/>
      <w:r>
        <w:t>runs:*</w:t>
      </w:r>
      <w:proofErr w:type="gramEnd"/>
      <w:r>
        <w:t xml:space="preserve">* </w:t>
      </w:r>
      <w:proofErr w:type="gramStart"/>
      <w:r>
        <w:t>once</w:t>
      </w:r>
      <w:proofErr w:type="gramEnd"/>
      <w:r>
        <w:t xml:space="preserve"> catalogues </w:t>
      </w:r>
      <w:proofErr w:type="gramStart"/>
      <w:r>
        <w:t>expanded</w:t>
      </w:r>
      <w:proofErr w:type="gramEnd"/>
      <w:r>
        <w:t>, run strict mode on a subset to quantify gaps.</w:t>
      </w:r>
    </w:p>
    <w:p w14:paraId="0AD722FA" w14:textId="77777777" w:rsidR="009E10CF" w:rsidRDefault="002E457D" w:rsidP="00F56D2D">
      <w:pPr>
        <w:pStyle w:val="Lijstnummering"/>
        <w:numPr>
          <w:ilvl w:val="0"/>
          <w:numId w:val="10"/>
        </w:numPr>
      </w:pPr>
      <w:r>
        <w:t xml:space="preserve">**Contractor </w:t>
      </w:r>
      <w:proofErr w:type="gramStart"/>
      <w:r>
        <w:t>onboarding:*</w:t>
      </w:r>
      <w:proofErr w:type="gramEnd"/>
      <w:r>
        <w:t>* communicate completeness requirements, provide templates, schedule training.</w:t>
      </w:r>
    </w:p>
    <w:p w14:paraId="7A657AA1" w14:textId="77777777" w:rsidR="009E10CF" w:rsidRDefault="002E457D" w:rsidP="00F56D2D">
      <w:pPr>
        <w:pStyle w:val="Lijstnummering"/>
        <w:numPr>
          <w:ilvl w:val="0"/>
          <w:numId w:val="10"/>
        </w:numPr>
      </w:pPr>
      <w:r>
        <w:t xml:space="preserve">**Full </w:t>
      </w:r>
      <w:proofErr w:type="gramStart"/>
      <w:r>
        <w:t>enforcement:*</w:t>
      </w:r>
      <w:proofErr w:type="gramEnd"/>
      <w:r>
        <w:t>* target go-live date once contractors have adjusted pipelines and catalogues are robust.</w:t>
      </w:r>
    </w:p>
    <w:p w14:paraId="4C8D0493" w14:textId="207D8E1C" w:rsidR="009E10CF" w:rsidRPr="00F56D2D" w:rsidRDefault="009E10CF" w:rsidP="00F56D2D">
      <w:pPr>
        <w:pStyle w:val="Lijstnummering"/>
        <w:numPr>
          <w:ilvl w:val="0"/>
          <w:numId w:val="0"/>
        </w:numPr>
        <w:ind w:left="360"/>
      </w:pPr>
    </w:p>
    <w:sectPr w:rsidR="009E10CF" w:rsidRPr="00F56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Schouten, Léon (RWS GPO)" w:date="2025-10-14T16:19:00Z" w:initials="LS">
    <w:p w14:paraId="5ADC04CE" w14:textId="77777777" w:rsidR="005F41E1" w:rsidRDefault="005F41E1" w:rsidP="005F41E1">
      <w:pPr>
        <w:pStyle w:val="Tekstopmerking"/>
      </w:pPr>
      <w:r>
        <w:rPr>
          <w:rStyle w:val="Verwijzingopmerking"/>
        </w:rPr>
        <w:annotationRef/>
      </w:r>
      <w:r>
        <w:t>So this more or less operates in a binary setting: the record is valid or it is not valid.</w:t>
      </w:r>
    </w:p>
  </w:comment>
  <w:comment w:id="7" w:author="Schouten, Léon (RWS GPO)" w:date="2025-10-14T16:31:00Z" w:initials="LS">
    <w:p w14:paraId="67AEAA67" w14:textId="77777777" w:rsidR="009C5F53" w:rsidRDefault="009C5F53" w:rsidP="009C5F53">
      <w:pPr>
        <w:pStyle w:val="Tekstopmerking"/>
      </w:pPr>
      <w:r>
        <w:rPr>
          <w:rStyle w:val="Verwijzingopmerking"/>
        </w:rPr>
        <w:annotationRef/>
      </w:r>
      <w:r>
        <w:t xml:space="preserve">BAAN can be one of the following: 1HRR, 1HRL, 0HRM or 0VW. STROOK can be one of a long list including: 1R-R, 2R-R, 3R-R, 1R-L, 2R-L, 3R-L, 1I-R, 1I-L, 2I-R, 2I-L, 1U-R, 1U-L, 2U-R, 2U-L, 1W-R, 2W-R, 3W-R, 1W-L, 2W-L, 3W-L, 1Q-L and 1Q-R. </w:t>
      </w:r>
    </w:p>
    <w:p w14:paraId="32CC3106" w14:textId="77777777" w:rsidR="009C5F53" w:rsidRDefault="009C5F53" w:rsidP="009C5F53">
      <w:pPr>
        <w:pStyle w:val="Tekstopmerking"/>
      </w:pPr>
      <w:r>
        <w:t xml:space="preserve">An easy validity check is that the -R (in STROOK) stands for Right and the -L (in STROOK) refers to Left. So 1R-R can only be correct if the carriage way (the BAAN) is 1HRR, 0HRM of 0VW. Similar 1R-L can only be correct if the carriage way (the BAAN) is 1HRL, 0HRM of 0VW. </w:t>
      </w:r>
    </w:p>
    <w:p w14:paraId="2DE8C16A" w14:textId="77777777" w:rsidR="009C5F53" w:rsidRDefault="009C5F53" w:rsidP="009C5F53">
      <w:pPr>
        <w:pStyle w:val="Tekstopmerking"/>
      </w:pPr>
      <w:r>
        <w:t>(A 0HRM carriage way consists of one 1R-R and one 1R-L lane, while uitvoegstroken (1U-R, 2U-R, 1U-L or 1U-L) and invoegstroken (1I-R, 2I-R, 1I-L or 1I-L) may also occur.)</w:t>
      </w:r>
    </w:p>
  </w:comment>
  <w:comment w:id="14" w:author="Schouten, Léon (RWS GPO)" w:date="2025-10-14T16:41:00Z" w:initials="LS">
    <w:p w14:paraId="4F41E200" w14:textId="77777777" w:rsidR="0046706B" w:rsidRDefault="0046706B" w:rsidP="0046706B">
      <w:pPr>
        <w:pStyle w:val="Tekstopmerking"/>
      </w:pPr>
      <w:r>
        <w:rPr>
          <w:rStyle w:val="Verwijzingopmerking"/>
        </w:rPr>
        <w:annotationRef/>
      </w:r>
      <w:r>
        <w:t>I sure am pleased to read this!</w:t>
      </w:r>
    </w:p>
  </w:comment>
  <w:comment w:id="15" w:author="Schouten, Léon (RWS GPO)" w:date="2025-10-14T16:36:00Z" w:initials="LS">
    <w:p w14:paraId="6E2A0014" w14:textId="51C652A7" w:rsidR="0046706B" w:rsidRDefault="0046706B" w:rsidP="0046706B">
      <w:pPr>
        <w:pStyle w:val="Tekstopmerking"/>
      </w:pPr>
      <w:r>
        <w:rPr>
          <w:rStyle w:val="Verwijzingopmerking"/>
        </w:rPr>
        <w:annotationRef/>
      </w:r>
      <w:r>
        <w:t>This is something you have to explain to me, notably the fallback. Why don’t we add an extra property?</w:t>
      </w:r>
    </w:p>
  </w:comment>
  <w:comment w:id="16" w:author="Schouten, Léon (RWS GPO)" w:date="2025-10-14T16:35:00Z" w:initials="LS">
    <w:p w14:paraId="56995313" w14:textId="1ADE27F6" w:rsidR="009C5F53" w:rsidRDefault="009C5F53" w:rsidP="009C5F53">
      <w:pPr>
        <w:pStyle w:val="Tekstopmerking"/>
      </w:pPr>
      <w:r>
        <w:rPr>
          <w:rStyle w:val="Verwijzingopmerking"/>
        </w:rPr>
        <w:annotationRef/>
      </w:r>
      <w:r>
        <w:t>This is not correct. We have 7 regions: NN, MN, ON, WNN, WNZ, ZD and ZN.</w:t>
      </w:r>
    </w:p>
    <w:p w14:paraId="5314E55B" w14:textId="77777777" w:rsidR="009C5F53" w:rsidRDefault="009C5F53" w:rsidP="009C5F53">
      <w:pPr>
        <w:pStyle w:val="Tekstopmerking"/>
      </w:pPr>
      <w:r>
        <w:t>NN has 2 districts: NN-O and NN-W</w:t>
      </w:r>
    </w:p>
    <w:p w14:paraId="63AFABA6" w14:textId="77777777" w:rsidR="009C5F53" w:rsidRDefault="009C5F53" w:rsidP="009C5F53">
      <w:pPr>
        <w:pStyle w:val="Tekstopmerking"/>
      </w:pPr>
      <w:r>
        <w:t>MN has 2 districts: MN-N and MN-Z</w:t>
      </w:r>
    </w:p>
    <w:p w14:paraId="6558E61B" w14:textId="77777777" w:rsidR="009C5F53" w:rsidRDefault="009C5F53" w:rsidP="009C5F53">
      <w:pPr>
        <w:pStyle w:val="Tekstopmerking"/>
      </w:pPr>
      <w:r>
        <w:t>ON has 3 districts: ON-N, ON-Z and ON-O</w:t>
      </w:r>
    </w:p>
    <w:p w14:paraId="1E807BBE" w14:textId="77777777" w:rsidR="009C5F53" w:rsidRDefault="009C5F53" w:rsidP="009C5F53">
      <w:pPr>
        <w:pStyle w:val="Tekstopmerking"/>
      </w:pPr>
      <w:r>
        <w:t>WNN has 2 districts: WNN-N and WNN-Z</w:t>
      </w:r>
    </w:p>
    <w:p w14:paraId="4217EB02" w14:textId="77777777" w:rsidR="009C5F53" w:rsidRDefault="009C5F53" w:rsidP="009C5F53">
      <w:pPr>
        <w:pStyle w:val="Tekstopmerking"/>
      </w:pPr>
      <w:r>
        <w:t>WNZ has 2 districts: WNZ-N and WNZ-Z</w:t>
      </w:r>
    </w:p>
    <w:p w14:paraId="2A9F9467" w14:textId="77777777" w:rsidR="009C5F53" w:rsidRDefault="009C5F53" w:rsidP="009C5F53">
      <w:pPr>
        <w:pStyle w:val="Tekstopmerking"/>
      </w:pPr>
      <w:r>
        <w:t>ZD has 2 districts: ZD-N and ZD-Z</w:t>
      </w:r>
    </w:p>
    <w:p w14:paraId="7F630CF7" w14:textId="77777777" w:rsidR="009C5F53" w:rsidRDefault="009C5F53" w:rsidP="009C5F53">
      <w:pPr>
        <w:pStyle w:val="Tekstopmerking"/>
      </w:pPr>
      <w:r>
        <w:t>ZN has 3 districts: ZN-W, ZN-M and ZN-ZO</w:t>
      </w:r>
    </w:p>
  </w:comment>
  <w:comment w:id="17" w:author="Schouten, Léon (RWS GPO)" w:date="2025-10-14T16:39:00Z" w:initials="LS">
    <w:p w14:paraId="3B7A3BC4" w14:textId="77777777" w:rsidR="0046706B" w:rsidRDefault="0046706B" w:rsidP="0046706B">
      <w:pPr>
        <w:pStyle w:val="Tekstopmerking"/>
      </w:pPr>
      <w:r>
        <w:rPr>
          <w:rStyle w:val="Verwijzingopmerking"/>
        </w:rPr>
        <w:annotationRef/>
      </w:r>
      <w:r>
        <w:t>BOM? What does BOM stand for?</w:t>
      </w:r>
    </w:p>
  </w:comment>
  <w:comment w:id="18" w:author="Schouten, Léon (RWS GPO)" w:date="2025-10-14T16:40:00Z" w:initials="LS">
    <w:p w14:paraId="70052B00" w14:textId="77777777" w:rsidR="0046706B" w:rsidRDefault="0046706B" w:rsidP="0046706B">
      <w:pPr>
        <w:pStyle w:val="Tekstopmerking"/>
      </w:pPr>
      <w:r>
        <w:rPr>
          <w:rStyle w:val="Verwijzingopmerking"/>
        </w:rPr>
        <w:annotationRef/>
      </w:r>
      <w:r>
        <w:t>Hopefully 😊</w:t>
      </w:r>
    </w:p>
  </w:comment>
  <w:comment w:id="19" w:author="Schouten, Léon (RWS GPO)" w:date="2025-10-14T16:44:00Z" w:initials="LS">
    <w:p w14:paraId="28C7E1AB" w14:textId="77777777" w:rsidR="0046706B" w:rsidRDefault="0046706B" w:rsidP="0046706B">
      <w:pPr>
        <w:pStyle w:val="Tekstopmerking"/>
      </w:pPr>
      <w:r>
        <w:rPr>
          <w:rStyle w:val="Verwijzingopmerking"/>
        </w:rPr>
        <w:annotationRef/>
      </w:r>
      <w:r>
        <w:t>AANLEGDATUM is a Must-have. The other ones are important but not essential.</w:t>
      </w:r>
    </w:p>
  </w:comment>
  <w:comment w:id="20" w:author="Schouten, Léon (RWS GPO)" w:date="2025-10-14T16:47:00Z" w:initials="LS">
    <w:p w14:paraId="2127686D" w14:textId="77777777" w:rsidR="00025260" w:rsidRDefault="00025260" w:rsidP="00025260">
      <w:pPr>
        <w:pStyle w:val="Tekstopmerking"/>
      </w:pPr>
      <w:r>
        <w:rPr>
          <w:rStyle w:val="Verwijzingopmerking"/>
        </w:rPr>
        <w:annotationRef/>
      </w:r>
      <w:r>
        <w:t>That’s right!</w:t>
      </w:r>
    </w:p>
  </w:comment>
  <w:comment w:id="21" w:author="Schouten, Léon (RWS GPO)" w:date="2025-10-14T16:50:00Z" w:initials="LS">
    <w:p w14:paraId="3D0E327F" w14:textId="77777777" w:rsidR="00025260" w:rsidRDefault="00025260" w:rsidP="00025260">
      <w:pPr>
        <w:pStyle w:val="Tekstopmerking"/>
      </w:pPr>
      <w:r>
        <w:rPr>
          <w:rStyle w:val="Verwijzingopmerking"/>
        </w:rPr>
        <w:annotationRef/>
      </w:r>
      <w:r>
        <w:t xml:space="preserve">This implies that DZOAN will fail even though this is likely to be a typing error (N sits next to the B on our keyboards). </w:t>
      </w:r>
    </w:p>
    <w:p w14:paraId="53F996E6" w14:textId="77777777" w:rsidR="00025260" w:rsidRDefault="00025260" w:rsidP="00025260">
      <w:pPr>
        <w:pStyle w:val="Tekstopmerking"/>
      </w:pPr>
      <w:r>
        <w:t xml:space="preserve">Beware: I am not suggesting that we should define business rules for typing errors. My only aim is to verify. These business rules are something for the future. </w:t>
      </w:r>
    </w:p>
  </w:comment>
  <w:comment w:id="22" w:author="Schouten, Léon (RWS GPO)" w:date="2025-10-14T16:55:00Z" w:initials="LS">
    <w:p w14:paraId="2CC6533A" w14:textId="77777777" w:rsidR="00025260" w:rsidRDefault="00025260" w:rsidP="00025260">
      <w:pPr>
        <w:pStyle w:val="Tekstopmerking"/>
      </w:pPr>
      <w:r>
        <w:rPr>
          <w:rStyle w:val="Verwijzingopmerking"/>
        </w:rPr>
        <w:annotationRef/>
      </w:r>
      <w:r>
        <w:t>What do you mean by this title?</w:t>
      </w:r>
    </w:p>
  </w:comment>
  <w:comment w:id="23" w:author="Schouten, Léon (RWS GPO)" w:date="2025-10-14T16:56:00Z" w:initials="LS">
    <w:p w14:paraId="4FAD867E" w14:textId="77777777" w:rsidR="002E457D" w:rsidRDefault="002E457D" w:rsidP="002E457D">
      <w:pPr>
        <w:pStyle w:val="Tekstopmerking"/>
      </w:pPr>
      <w:r>
        <w:rPr>
          <w:rStyle w:val="Verwijzingopmerking"/>
        </w:rPr>
        <w:annotationRef/>
      </w:r>
      <w:r>
        <w:t>What does this mean? We are not after a rating system.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DC04CE" w15:done="0"/>
  <w15:commentEx w15:paraId="2DE8C16A" w15:done="0"/>
  <w15:commentEx w15:paraId="4F41E200" w15:done="0"/>
  <w15:commentEx w15:paraId="6E2A0014" w15:done="0"/>
  <w15:commentEx w15:paraId="7F630CF7" w15:done="0"/>
  <w15:commentEx w15:paraId="3B7A3BC4" w15:done="0"/>
  <w15:commentEx w15:paraId="70052B00" w15:done="0"/>
  <w15:commentEx w15:paraId="28C7E1AB" w15:done="0"/>
  <w15:commentEx w15:paraId="2127686D" w15:done="0"/>
  <w15:commentEx w15:paraId="53F996E6" w15:done="0"/>
  <w15:commentEx w15:paraId="2CC6533A" w15:done="0"/>
  <w15:commentEx w15:paraId="4FAD86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A4A38A" w16cex:dateUtc="2025-10-14T14:19:00Z"/>
  <w16cex:commentExtensible w16cex:durableId="78CBF44D" w16cex:dateUtc="2025-10-14T14:31:00Z"/>
  <w16cex:commentExtensible w16cex:durableId="300F939E" w16cex:dateUtc="2025-10-14T14:41:00Z"/>
  <w16cex:commentExtensible w16cex:durableId="3BA73383" w16cex:dateUtc="2025-10-14T14:36:00Z"/>
  <w16cex:commentExtensible w16cex:durableId="23A4FF7D" w16cex:dateUtc="2025-10-14T14:35:00Z"/>
  <w16cex:commentExtensible w16cex:durableId="721C617D" w16cex:dateUtc="2025-10-14T14:39:00Z"/>
  <w16cex:commentExtensible w16cex:durableId="123A64F6" w16cex:dateUtc="2025-10-14T14:40:00Z"/>
  <w16cex:commentExtensible w16cex:durableId="3C7EA13A" w16cex:dateUtc="2025-10-14T14:44:00Z"/>
  <w16cex:commentExtensible w16cex:durableId="422A768C" w16cex:dateUtc="2025-10-14T14:47:00Z"/>
  <w16cex:commentExtensible w16cex:durableId="7399D03F" w16cex:dateUtc="2025-10-14T14:50:00Z"/>
  <w16cex:commentExtensible w16cex:durableId="2D5F8814" w16cex:dateUtc="2025-10-14T14:55:00Z"/>
  <w16cex:commentExtensible w16cex:durableId="5F216E43" w16cex:dateUtc="2025-10-14T14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DC04CE" w16cid:durableId="0DA4A38A"/>
  <w16cid:commentId w16cid:paraId="2DE8C16A" w16cid:durableId="78CBF44D"/>
  <w16cid:commentId w16cid:paraId="4F41E200" w16cid:durableId="300F939E"/>
  <w16cid:commentId w16cid:paraId="6E2A0014" w16cid:durableId="3BA73383"/>
  <w16cid:commentId w16cid:paraId="7F630CF7" w16cid:durableId="23A4FF7D"/>
  <w16cid:commentId w16cid:paraId="3B7A3BC4" w16cid:durableId="721C617D"/>
  <w16cid:commentId w16cid:paraId="70052B00" w16cid:durableId="123A64F6"/>
  <w16cid:commentId w16cid:paraId="28C7E1AB" w16cid:durableId="3C7EA13A"/>
  <w16cid:commentId w16cid:paraId="2127686D" w16cid:durableId="422A768C"/>
  <w16cid:commentId w16cid:paraId="53F996E6" w16cid:durableId="7399D03F"/>
  <w16cid:commentId w16cid:paraId="2CC6533A" w16cid:durableId="2D5F8814"/>
  <w16cid:commentId w16cid:paraId="4FAD867E" w16cid:durableId="5F216E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C6153"/>
    <w:multiLevelType w:val="hybridMultilevel"/>
    <w:tmpl w:val="01160B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13797745">
    <w:abstractNumId w:val="8"/>
  </w:num>
  <w:num w:numId="2" w16cid:durableId="273489908">
    <w:abstractNumId w:val="6"/>
  </w:num>
  <w:num w:numId="3" w16cid:durableId="2031879558">
    <w:abstractNumId w:val="5"/>
  </w:num>
  <w:num w:numId="4" w16cid:durableId="427242051">
    <w:abstractNumId w:val="4"/>
  </w:num>
  <w:num w:numId="5" w16cid:durableId="116948220">
    <w:abstractNumId w:val="7"/>
  </w:num>
  <w:num w:numId="6" w16cid:durableId="1628657333">
    <w:abstractNumId w:val="3"/>
  </w:num>
  <w:num w:numId="7" w16cid:durableId="869491916">
    <w:abstractNumId w:val="2"/>
  </w:num>
  <w:num w:numId="8" w16cid:durableId="1616205346">
    <w:abstractNumId w:val="1"/>
  </w:num>
  <w:num w:numId="9" w16cid:durableId="595600042">
    <w:abstractNumId w:val="0"/>
  </w:num>
  <w:num w:numId="10" w16cid:durableId="138382482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houten, Léon (RWS GPO)">
    <w15:presenceInfo w15:providerId="AD" w15:userId="S::leon.schouten@rws.nl::39717bcf-6e8c-40e2-bce6-38e529eca1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260"/>
    <w:rsid w:val="00034616"/>
    <w:rsid w:val="0006063C"/>
    <w:rsid w:val="000B0524"/>
    <w:rsid w:val="0015074B"/>
    <w:rsid w:val="001E1DD9"/>
    <w:rsid w:val="0029639D"/>
    <w:rsid w:val="002E457D"/>
    <w:rsid w:val="00326F90"/>
    <w:rsid w:val="0046706B"/>
    <w:rsid w:val="005F41E1"/>
    <w:rsid w:val="009C5F53"/>
    <w:rsid w:val="009E10CF"/>
    <w:rsid w:val="00AA1D8D"/>
    <w:rsid w:val="00B47730"/>
    <w:rsid w:val="00CB0664"/>
    <w:rsid w:val="00F56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71740A"/>
  <w14:defaultImageDpi w14:val="300"/>
  <w15:docId w15:val="{ADD7B8C2-43C0-4F6A-A74F-E664ED51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e">
    <w:name w:val="Revision"/>
    <w:hidden/>
    <w:uiPriority w:val="99"/>
    <w:semiHidden/>
    <w:rsid w:val="005F41E1"/>
    <w:pPr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5F41E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5F41E1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5F41E1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F41E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F41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276b06-72c2-4081-996b-9af57fe26b63}" enabled="1" method="Standard" siteId="{ac843cea-7a2b-4dc6-9f37-919c3e210f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920</Words>
  <Characters>5064</Characters>
  <Application>Microsoft Office Word</Application>
  <DocSecurity>4</DocSecurity>
  <Lines>42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Schouten, Léon (RWS GPO)</cp:lastModifiedBy>
  <cp:revision>2</cp:revision>
  <dcterms:created xsi:type="dcterms:W3CDTF">2025-10-14T15:01:00Z</dcterms:created>
  <dcterms:modified xsi:type="dcterms:W3CDTF">2025-10-14T15:01:00Z</dcterms:modified>
  <cp:category/>
</cp:coreProperties>
</file>